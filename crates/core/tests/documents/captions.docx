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rPr/>
      </w:pPr>
      <w:r>
        <w:rPr/>
        <w:t xml:space="preserve">The shield of </w:t>
      </w:r>
      <w:r>
        <w:rPr>
          <w:i/>
        </w:rPr>
        <w:t>Achilles</w:t>
      </w:r>
    </w:p>
    <w:p>
      <w:pPr>
        <w:pStyle w:val="Normal"/>
        <w:bidi w:val="0"/>
        <w:rPr/>
      </w:pPr>
      <w:r>
        <w:rPr/>
        <w:t>Before any heading.</w:t>
      </w:r>
    </w:p>
    <w:p>
      <w:pPr>
        <w:pStyle w:val="Heading1"/>
        <w:bidi w:val="0"/>
        <w:ind w:hanging="0" w:start="0"/>
        <w:rPr/>
      </w:pPr>
      <w:r>
        <w:rPr/>
        <w:t>The shield</w:t>
      </w:r>
    </w:p>
    <w:p>
      <w:pPr>
        <w:pStyle w:val="Normal"/>
        <w:bidi w:val="0"/>
        <w:rPr/>
      </w:pPr>
      <w:r>
        <w:rPr/>
        <w:t xml:space="preserve">Hephaestus makes it, as Figure 1 shows. </w:t>
      </w:r>
      <w:ins w:id="0" w:author="Someone" w:date="2026-09-01T10:00:00Z">
        <w:r>
          <w:rPr/>
          <w:t xml:space="preserve">This was put in. </w:t>
        </w:r>
      </w:ins>
      <w:del w:id="1" w:author="Someone" w:date="2026-09-01T10:01:00Z">
        <w:r>
          <w:rPr/>
          <w:delText xml:space="preserve">This was taken out. </w:delText>
        </w:r>
      </w:del>
      <w:r>
        <w:rPr/>
        <w:t>The end.</w:t>
      </w:r>
    </w:p>
    <w:p>
      <w:pPr>
        <w:pStyle w:val="Normal"/>
        <w:bidi w:val="0"/>
        <w:rPr/>
      </w:pPr>
      <w:r>
        <w:rPr/>
        <w:t>He looks at the shield.</w:t>
      </w: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line">
                  <wp:posOffset>635</wp:posOffset>
                </wp:positionV>
                <wp:extent cx="2160270" cy="1615440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270" cy="16154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Illustration"/>
                              <w:bidi w:val="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2160270" cy="1440180"/>
                                  <wp:effectExtent l="0" t="0" r="0" b="0"/>
                                  <wp:docPr id="2" name="Image1" descr="A round shiel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 descr="A round shiel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0270" cy="144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Illustration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: The shield, with its </w:t>
                            </w:r>
                            <w:r>
                              <w:rPr>
                                <w:i/>
                              </w:rPr>
                              <w:t>rings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70.1pt;height:127.2pt;mso-wrap-distance-left:0pt;mso-wrap-distance-right:0pt;mso-wrap-distance-top:0pt;mso-wrap-distance-bottom:0pt;margin-top:0pt;mso-position-vertical:top;mso-position-vertical-relative:text;margin-left:155.9pt;mso-position-horizontal:center;mso-position-horizontal-relative:text">
                <v:textbox inset="0in,0in,0in,0in">
                  <w:txbxContent>
                    <w:p>
                      <w:pPr>
                        <w:pStyle w:val="Illustration"/>
                        <w:bidi w:val="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2160270" cy="1440180"/>
                            <wp:effectExtent l="0" t="0" r="0" b="0"/>
                            <wp:docPr id="3" name="Image1" descr="A round shiel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 descr="A round shiel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0270" cy="144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Illustration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: The shield, with its </w:t>
                      </w:r>
                      <w:r>
                        <w:rPr>
                          <w:i/>
                        </w:rPr>
                        <w:t>rings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2"/>
        <w:bidi w:val="0"/>
        <w:ind w:hanging="0" w:start="0"/>
        <w:jc w:val="start"/>
        <w:outlineLvl w:val="9"/>
        <w:rPr/>
      </w:pPr>
      <w:r>
        <w:rPr/>
        <w:t>What is on it</w:t>
      </w:r>
    </w:p>
    <w:p>
      <w:pPr>
        <w:pStyle w:val="Table"/>
        <w:bidi w:val="0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What the shield shows</w:t>
      </w:r>
    </w:p>
    <w:tbl>
      <w:tblPr>
        <w:tblW w:w="5669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834"/>
        <w:gridCol w:w="2835"/>
      </w:tblGrid>
      <w:tr>
        <w:trPr>
          <w:tblHeader w:val="true"/>
        </w:trPr>
        <w:tc>
          <w:tcPr>
            <w:tcW w:w="2834" w:type="dxa"/>
            <w:tcBorders/>
          </w:tcPr>
          <w:p>
            <w:pPr>
              <w:pStyle w:val="Normal"/>
              <w:bidi w:val="0"/>
              <w:rPr/>
            </w:pPr>
            <w:r>
              <w:rPr/>
              <w:t>Ring</w:t>
            </w:r>
          </w:p>
        </w:tc>
        <w:tc>
          <w:tcPr>
            <w:tcW w:w="2835" w:type="dxa"/>
            <w:tcBorders/>
          </w:tcPr>
          <w:p>
            <w:pPr>
              <w:pStyle w:val="Normal"/>
              <w:bidi w:val="0"/>
              <w:rPr/>
            </w:pPr>
            <w:r>
              <w:rPr/>
              <w:t>Shows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bidi w:val="0"/>
              <w:rPr/>
            </w:pPr>
            <w:r>
              <w:rPr/>
              <w:t>first</w:t>
            </w:r>
          </w:p>
        </w:tc>
        <w:tc>
          <w:tcPr>
            <w:tcW w:w="2835" w:type="dxa"/>
            <w:tcBorders/>
          </w:tcPr>
          <w:p>
            <w:pPr>
              <w:pStyle w:val="Normal"/>
              <w:bidi w:val="0"/>
              <w:rPr/>
            </w:pPr>
            <w:r>
              <w:rPr/>
              <w:t>the heavens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bidi w:val="0"/>
              <w:rPr/>
            </w:pPr>
            <w:r>
              <w:rPr/>
              <w:t>second</w:t>
            </w:r>
          </w:p>
        </w:tc>
        <w:tc>
          <w:tcPr>
            <w:tcW w:w="2835" w:type="dxa"/>
            <w:tcBorders/>
          </w:tcPr>
          <w:p>
            <w:pPr>
              <w:pStyle w:val="Normal"/>
              <w:bidi w:val="0"/>
              <w:rPr/>
            </w:pPr>
            <w:r>
              <w:rPr/>
              <w:t>two cities</w:t>
            </w:r>
          </w:p>
        </w:tc>
      </w:tr>
    </w:tbl>
    <w:p>
      <w:pPr>
        <w:pStyle w:val="Normal"/>
        <w:bidi w:val="0"/>
        <w:rPr/>
      </w:pPr>
      <w:r>
        <w:rPr/>
        <w:t>Table 1 shows that the rings are many.</w:t>
      </w:r>
    </w:p>
    <w:p>
      <w:pPr>
        <w:pStyle w:val="Heading1"/>
        <w:bidi w:val="0"/>
        <w:ind w:hanging="0" w:start="0"/>
        <w:rPr/>
      </w:pPr>
      <w:r>
        <w:rPr/>
        <w:t>The river</w:t>
      </w:r>
    </w:p>
    <w:p>
      <w:pPr>
        <w:pStyle w:val="Normal"/>
        <w:bidi w:val="0"/>
        <w:rPr/>
      </w:pPr>
      <w:r>
        <w:rPr/>
        <w:drawing>
          <wp:inline distT="0" distB="0" distL="0" distR="0">
            <wp:extent cx="1080135" cy="720090"/>
            <wp:effectExtent l="0" t="0" r="0" b="0"/>
            <wp:docPr id="4" name="Image2" descr="The river round the r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The river round the ri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"/>
        <w:bidi w:val="0"/>
        <w:rPr/>
      </w:pPr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. Ocean, the river</w:t>
      </w:r>
    </w:p>
    <w:p>
      <w:pPr>
        <w:pStyle w:val="Normal"/>
        <w:bidi w:val="0"/>
        <w:rPr/>
      </w:pPr>
      <w:r>
        <w:rPr/>
        <w:t>The end of it.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next w:val="BodyTex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Source Han Sans" w:cs="Noto Sans Devanagari"/>
      <w:b/>
      <w:color w:val="auto"/>
      <w:kern w:val="2"/>
      <w:sz w:val="36"/>
      <w:szCs w:val="24"/>
      <w:lang w:val="en-GB" w:eastAsia="zh-CN" w:bidi="hi-IN"/>
    </w:rPr>
  </w:style>
  <w:style w:type="paragraph" w:styleId="Heading2">
    <w:name w:val="heading 2"/>
    <w:next w:val="BodyText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Source Han Sans" w:cs="Noto Sans Devanagari"/>
      <w:b/>
      <w:color w:val="auto"/>
      <w:kern w:val="2"/>
      <w:sz w:val="28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qFormat/>
    <w:pPr>
      <w:widowControl w:val="false"/>
      <w:bidi w:val="0"/>
    </w:pPr>
    <w:rPr>
      <w:rFonts w:ascii="Liberation Serif" w:hAnsi="Liberation Serif" w:eastAsia="Source Han Sans" w:cs="Noto Sans Devanagari"/>
      <w:i/>
      <w:color w:val="auto"/>
      <w:kern w:val="2"/>
      <w:sz w:val="24"/>
      <w:szCs w:val="24"/>
      <w:lang w:val="en-GB" w:eastAsia="zh-CN" w:bidi="hi-IN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next w:val="BodyText"/>
    <w:qFormat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48"/>
      <w:szCs w:val="24"/>
      <w:lang w:val="en-GB" w:eastAsia="zh-CN" w:bidi="hi-IN"/>
    </w:rPr>
  </w:style>
  <w:style w:type="paragraph" w:styleId="Illustration">
    <w:name w:val="Illustration"/>
    <w:qFormat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en-GB" w:eastAsia="zh-CN" w:bidi="hi-IN"/>
    </w:rPr>
  </w:style>
  <w:style w:type="paragraph" w:styleId="Table">
    <w:name w:val="Table"/>
    <w:qFormat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en-GB" w:eastAsia="zh-CN" w:bidi="hi-IN"/>
    </w:rPr>
  </w:style>
  <w:style w:type="paragraph" w:styleId="Figure">
    <w:name w:val="Figure"/>
    <w:qFormat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en-GB" w:eastAsia="zh-CN" w:bidi="hi-IN"/>
    </w:rPr>
  </w:style>
  <w:style w:type="paragraph" w:styleId="FootnoteText">
    <w:name w:val="footnote text"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en-GB" w:eastAsia="zh-CN" w:bidi="hi-I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Scholar</dc:creator>
  <dc:description/>
  <cp:keywords>Homer the shield</cp:keywords>
  <dc:language>nb-NO</dc:language>
  <cp:lastModifiedBy>A. Scholar</cp:lastModifiedBy>
  <cp:revision>0</cp:revision>
  <dc:subject/>
  <dc:title>The shield of Achilles</dc:title>
</cp:coreProperties>
</file>