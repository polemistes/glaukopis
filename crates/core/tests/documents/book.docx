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rPr/>
      </w:pPr>
      <w:r>
        <w:rPr/>
        <w:t xml:space="preserve">The wrath of </w:t>
      </w:r>
      <w:r>
        <w:rPr>
          <w:i/>
        </w:rPr>
        <w:t>Achilles</w:t>
      </w:r>
    </w:p>
    <w:p>
      <w:pPr>
        <w:pStyle w:val="Normal"/>
        <w:bidi w:val="0"/>
        <w:rPr/>
      </w:pPr>
      <w:r>
        <w:rPr/>
        <w:t>Before any heading, a word</w:t>
      </w:r>
      <w:r>
        <w:rPr>
          <w:rStyle w:val="FootnoteReference"/>
        </w:rPr>
        <w:footnoteReference w:id="2"/>
      </w:r>
      <w:r>
        <w:rPr/>
        <w:t xml:space="preserve"> with a note.</w:t>
      </w:r>
    </w:p>
    <w:p>
      <w:pPr>
        <w:pStyle w:val="Heading1"/>
        <w:bidi w:val="0"/>
        <w:ind w:hanging="0" w:left="0"/>
        <w:rPr/>
      </w:pPr>
      <w:r>
        <w:rPr/>
        <w:t>The word</w:t>
      </w:r>
    </w:p>
    <w:p>
      <w:pPr>
        <w:pStyle w:val="Normal"/>
        <w:bidi w:val="0"/>
        <w:rPr/>
      </w:pPr>
      <w:r>
        <w:rPr/>
        <w:t xml:space="preserve">The first word of the </w:t>
      </w:r>
      <w:r>
        <w:rPr>
          <w:i/>
        </w:rPr>
        <w:t>Iliad</w:t>
      </w:r>
      <w:r>
        <w:rPr/>
        <w:t xml:space="preserve"> is </w:t>
      </w:r>
      <w:r>
        <w:rPr>
          <w:i/>
        </w:rPr>
        <w:t>mênis</w:t>
      </w:r>
      <w:r>
        <w:rPr/>
        <w:t>. H</w:t>
      </w:r>
      <w:r>
        <w:rPr>
          <w:vertAlign w:val="subscript"/>
        </w:rPr>
        <w:t>2</w:t>
      </w:r>
      <w:r>
        <w:rPr/>
        <w:t>O and x</w:t>
      </w:r>
      <w:r>
        <w:rPr>
          <w:vertAlign w:val="superscript"/>
        </w:rPr>
        <w:t>2</w:t>
      </w:r>
      <w:r>
        <w:rPr/>
        <w:t xml:space="preserve">. </w:t>
      </w:r>
      <w:ins w:id="0" w:author="Someone" w:date="2026-09-01T10:00:00Z">
        <w:r>
          <w:rPr/>
          <w:t xml:space="preserve">This was put in. </w:t>
        </w:r>
      </w:ins>
      <w:r>
        <w:rPr/>
        <w:t>The end.</w:t>
      </w:r>
    </w:p>
    <w:p>
      <w:pPr>
        <w:pStyle w:val="Heading2"/>
        <w:bidi w:val="0"/>
        <w:ind w:hanging="0" w:left="0"/>
        <w:rPr/>
      </w:pPr>
      <w:r>
        <w:rPr/>
        <w:t>Its forms</w:t>
      </w:r>
    </w:p>
    <w:tbl>
      <w:tblPr>
        <w:tblW w:w="566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4"/>
        <w:gridCol w:w="2835"/>
      </w:tblGrid>
      <w:tr>
        <w:trPr>
          <w:tblHeader w:val="true"/>
        </w:trPr>
        <w:tc>
          <w:tcPr>
            <w:tcW w:w="2834" w:type="dxa"/>
            <w:tcBorders/>
          </w:tcPr>
          <w:p>
            <w:pPr>
              <w:pStyle w:val="Normal"/>
              <w:bidi w:val="0"/>
              <w:rPr/>
            </w:pPr>
            <w:r>
              <w:rPr/>
              <w:t>Form</w:t>
            </w:r>
          </w:p>
        </w:tc>
        <w:tc>
          <w:tcPr>
            <w:tcW w:w="2835" w:type="dxa"/>
            <w:tcBorders/>
          </w:tcPr>
          <w:p>
            <w:pPr>
              <w:pStyle w:val="Normal"/>
              <w:bidi w:val="0"/>
              <w:rPr/>
            </w:pPr>
            <w:r>
              <w:rPr/>
              <w:t>Lines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bidi w:val="0"/>
              <w:rPr/>
            </w:pPr>
            <w:r>
              <w:rPr/>
              <w:t>mênis</w:t>
            </w:r>
          </w:p>
        </w:tc>
        <w:tc>
          <w:tcPr>
            <w:tcW w:w="2835" w:type="dxa"/>
            <w:tcBorders/>
          </w:tcPr>
          <w:p>
            <w:pPr>
              <w:pStyle w:val="Normal"/>
              <w:bidi w:val="0"/>
              <w:rPr/>
            </w:pPr>
            <w:r>
              <w:rPr/>
              <w:t>12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bidi w:val="0"/>
              <w:rPr/>
            </w:pPr>
            <w:r>
              <w:rPr/>
              <w:t>kotos</w:t>
            </w:r>
          </w:p>
        </w:tc>
        <w:tc>
          <w:tcPr>
            <w:tcW w:w="2835" w:type="dxa"/>
            <w:tcBorders/>
          </w:tcPr>
          <w:p>
            <w:pPr>
              <w:pStyle w:val="Normal"/>
              <w:bidi w:val="0"/>
              <w:rPr/>
            </w:pPr>
            <w:r>
              <w:rPr/>
              <w:t>7</w:t>
            </w:r>
          </w:p>
        </w:tc>
      </w:tr>
    </w:tbl>
    <w:p>
      <w:pPr>
        <w:pStyle w:val="Table"/>
        <w:bidi w:val="0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Forms of the word</w:t>
      </w:r>
    </w:p>
    <w:p>
      <w:pPr>
        <w:pStyle w:val="Normal"/>
        <w:bidi w:val="0"/>
        <w:rPr/>
      </w:pPr>
      <w:r>
        <w:rPr/>
        <w:t>After the table.</w:t>
      </w:r>
    </w:p>
    <w:p>
      <w:pPr>
        <w:pStyle w:val="Heading2"/>
        <w:bidi w:val="0"/>
        <w:ind w:hanging="0" w:left="0"/>
        <w:rPr/>
      </w:pPr>
      <w:r>
        <w:rPr/>
        <w:t>In the Iliad</w:t>
      </w:r>
    </w:p>
    <w:p>
      <w:pPr>
        <w:pStyle w:val="Normal"/>
        <w:bidi w:val="0"/>
        <w:rPr/>
      </w:pPr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159635" cy="175895"/>
                <wp:effectExtent l="635" t="635" r="635" b="635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40" cy="1760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  <w:t>Figure : The shield of Achilles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#729fcf" stroked="t" o:allowincell="f" style="position:absolute;margin-left:155.9pt;margin-top:0pt;width:170pt;height:13.8pt;mso-wrap-style:square;v-text-anchor:top;mso-position-horizontal:center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  <w:t>Figure : The shield of Achilles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topAndBottom"/>
              </v:shape>
            </w:pict>
          </mc:Fallback>
        </mc:AlternateContent>
      </w:r>
      <w:r>
        <w:rPr/>
        <w:t>He looks at the shield.</w:t>
      </w:r>
    </w:p>
    <w:p>
      <w:pPr>
        <w:pStyle w:val="Heading1"/>
        <w:bidi w:val="0"/>
        <w:ind w:hanging="0" w:left="0"/>
        <w:rPr/>
      </w:pPr>
      <w:r>
        <w:rPr/>
        <w:t>The hero</w:t>
      </w:r>
    </w:p>
    <w:p>
      <w:pPr>
        <w:pStyle w:val="Normal"/>
        <w:bidi w:val="0"/>
        <w:rPr/>
      </w:pPr>
      <w:r>
        <w:rPr/>
        <w:t>He withdraws.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rPr/>
        <w:t xml:space="preserve">A note, with </w:t>
      </w:r>
      <w:r>
        <w:rPr>
          <w:i/>
        </w:rPr>
        <w:t>slanted</w:t>
      </w:r>
      <w:r>
        <w:rPr/>
        <w:t xml:space="preserve"> words.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trackRevisions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nb-N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kinsoku w:val="true"/>
      <w:overflowPunct w:val="true"/>
      <w:autoSpaceDE w:val="true"/>
      <w:bidi w:val="0"/>
      <w:outlineLvl w:val="0"/>
    </w:pPr>
    <w:rPr>
      <w:rFonts w:ascii="Liberation Serif" w:hAnsi="Liberation Serif" w:eastAsia="Source Han Sans" w:cs="Noto Sans Devanagari"/>
      <w:b/>
      <w:color w:val="auto"/>
      <w:kern w:val="2"/>
      <w:sz w:val="36"/>
      <w:szCs w:val="24"/>
      <w:lang w:val="nb-NO" w:eastAsia="zh-CN" w:bidi="hi-IN"/>
    </w:rPr>
  </w:style>
  <w:style w:type="paragraph" w:styleId="Heading2">
    <w:name w:val="heading 2"/>
    <w:next w:val="BodyText"/>
    <w:qFormat/>
    <w:pPr>
      <w:widowControl w:val="false"/>
      <w:numPr>
        <w:ilvl w:val="1"/>
        <w:numId w:val="1"/>
      </w:numPr>
      <w:kinsoku w:val="true"/>
      <w:overflowPunct w:val="true"/>
      <w:autoSpaceDE w:val="true"/>
      <w:bidi w:val="0"/>
      <w:outlineLvl w:val="1"/>
    </w:pPr>
    <w:rPr>
      <w:rFonts w:ascii="Liberation Serif" w:hAnsi="Liberation Serif" w:eastAsia="Source Han Sans" w:cs="Noto Sans Devanagari"/>
      <w:b/>
      <w:color w:val="auto"/>
      <w:kern w:val="2"/>
      <w:sz w:val="28"/>
      <w:szCs w:val="24"/>
      <w:lang w:val="nb-NO" w:eastAsia="zh-CN" w:bidi="hi-IN"/>
    </w:rPr>
  </w:style>
  <w:style w:type="character" w:styleId="Emphasis">
    <w:name w:val="Emphasis"/>
    <w:qFormat/>
    <w:rPr>
      <w:i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" w:cs="Noto Sans Devanagari"/>
      <w:i/>
      <w:color w:val="auto"/>
      <w:kern w:val="2"/>
      <w:sz w:val="24"/>
      <w:szCs w:val="24"/>
      <w:lang w:val="nb-NO" w:eastAsia="zh-CN" w:bidi="hi-IN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next w:val="BodyText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" w:cs="Noto Sans Devanagari"/>
      <w:color w:val="auto"/>
      <w:kern w:val="2"/>
      <w:sz w:val="48"/>
      <w:szCs w:val="24"/>
      <w:lang w:val="nb-NO" w:eastAsia="zh-CN" w:bidi="hi-IN"/>
    </w:rPr>
  </w:style>
  <w:style w:type="paragraph" w:styleId="Illustration">
    <w:name w:val="Illustration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Table">
    <w:name w:val="Tabl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FootnoteText">
    <w:name w:val="footnote text"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65</Words>
  <Characters>253</Characters>
  <CharactersWithSpaces>300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Emil Berge</dc:creator>
  <dc:description/>
  <cp:keywords>Homer wrath</cp:keywords>
  <dc:language>nb-NO</dc:language>
  <cp:lastModifiedBy>Robert Emil Berge</cp:lastModifiedBy>
  <cp:revision>0</cp:revision>
  <dc:subject/>
  <dc:title>The wrath of Achilles</dc:title>
</cp:coreProperties>
</file>